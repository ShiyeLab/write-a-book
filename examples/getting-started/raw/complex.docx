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教学模拟：等待时间为</w:t>
      </w:r>
      <w:del w:id="1">
        <w:r>
          <w:delText>20分钟</w:delText>
        </w:r>
      </w:del>
      <w:ins w:id="1">
        <w:r>
          <w:t>30分钟</w:t>
        </w:r>
      </w:ins>
    </w:p>
    <w:p>
      <w:r>
        <w:t>复杂对象见报告。</w:t>
      </w:r>
      <w:r>
        <w:pict>
          <v:shape id="TeachingBox" style="width:200pt;height:40pt">
            <v:textbox>
              <w:txbxContent>
                <w:p>
                  <w:r>
                    <w:t>文本框里的教学提示</w:t>
                  </w:r>
                </w:p>
              </w:txbxContent>
            </v:textbox>
          </v:shape>
        </w:pic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外层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8640"/>
            </w:tblGrid>
            <w:tr>
              <w:tc>
                <w:tcPr>
                  <w:tcW w:type="dxa" w:w="8640"/>
                </w:tcPr>
                <w:p>
                  <w:r>
                    <w:t>内层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Kairos</dc:creator>
  <cp:keywords/>
  <dc:description>generated by python-docx</dc:description>
  <cp:lastModifiedBy>Kairos</cp:lastModifiedBy>
  <cp:revision>1</cp:revision>
  <dcterms:created xsi:type="dcterms:W3CDTF">2020-01-01T00:00:00Z</dcterms:created>
  <dcterms:modified xsi:type="dcterms:W3CDTF">2020-01-01T00:00:00Z</dcterms:modified>
  <cp:category/>
</cp:coreProperties>
</file>